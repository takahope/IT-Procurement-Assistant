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廠商</w:t>
      </w:r>
      <w:ins w:id="1" w:author="reviewer" w:date="2026-10-15T00:00:00Z">
        <w:r>
          <w:t>不得</w:t>
        </w:r>
      </w:ins>
      <w:del w:id="2" w:author="reviewer" w:date="2026-10-15T00:00:00Z">
        <w:r>
          <w:delText>得</w:delText>
        </w:r>
      </w:del>
      <w:r>
        <w:t>未經同意轉包。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